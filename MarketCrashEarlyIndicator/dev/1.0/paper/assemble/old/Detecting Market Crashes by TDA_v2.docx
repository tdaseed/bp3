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5EC9C" w14:textId="77777777" w:rsidR="008B3CFC" w:rsidRDefault="001B732F" w:rsidP="001B732F">
      <w:pPr>
        <w:jc w:val="center"/>
        <w:rPr>
          <w:rFonts w:ascii="Times New Roman" w:hAnsi="Times New Roman" w:cs="Times New Roman"/>
          <w:b/>
          <w:sz w:val="32"/>
          <w:szCs w:val="32"/>
          <w:lang w:val="en-US"/>
        </w:rPr>
      </w:pPr>
      <w:bookmarkStart w:id="0" w:name="_GoBack"/>
      <w:r w:rsidRPr="001B732F">
        <w:rPr>
          <w:rFonts w:ascii="Times New Roman" w:hAnsi="Times New Roman" w:cs="Times New Roman"/>
          <w:b/>
          <w:sz w:val="32"/>
          <w:szCs w:val="32"/>
          <w:lang w:val="en-US"/>
        </w:rPr>
        <w:t>A Machine-Learning-Based Early Warning System Boosted by Topological Data Analysis</w:t>
      </w:r>
    </w:p>
    <w:p w14:paraId="2122FDEE" w14:textId="77777777" w:rsidR="001B732F" w:rsidRDefault="001B732F"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77777777"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 xml:space="preserve">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29218E2E"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14E23B39"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A financial crisis may be viewed as an abrupt shift in the state of a financial market regarded viewed as a complex dynamical system. Detecting such shifts in financial markets is particularly difficult due to the inherent noisiness of the 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Karlson and Lutfi 2014) have recently been applied in the time series context in order to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which refers to a combination of statistical, 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 xml:space="preserve">nalysis </w:t>
      </w:r>
      <w:proofErr w:type="gramStart"/>
      <w:r w:rsidRPr="001B732F">
        <w:rPr>
          <w:rFonts w:ascii="Times New Roman" w:hAnsi="Times New Roman" w:cs="Times New Roman"/>
        </w:rPr>
        <w:t>is able to</w:t>
      </w:r>
      <w:proofErr w:type="gramEnd"/>
      <w:r w:rsidRPr="001B732F">
        <w:rPr>
          <w:rFonts w:ascii="Times New Roman" w:hAnsi="Times New Roman" w:cs="Times New Roman"/>
        </w:rPr>
        <w:t xml:space="preserve"> detect the “landscape” of crashes in that the shapes of the 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lastRenderedPageBreak/>
        <w:t xml:space="preserve">changes Topological Data </w:t>
      </w:r>
      <w:r w:rsidRPr="001B732F">
        <w:rPr>
          <w:rFonts w:ascii="Times New Roman" w:hAnsi="Times New Roman" w:cs="Times New Roman"/>
        </w:rPr>
        <w:t xml:space="preserve">Analysis is able to capture.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482DE10F"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We then can not only effectively develop a Machine-Learning-based early warning system, but also by repeating the same process again bolting on the TDA descriptors, deliver rigorous comparison analysis and present how the shape of data can be value-adding to solve machine-learning problems.</w:t>
      </w:r>
    </w:p>
    <w:p w14:paraId="417E32CC"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Over the August to December 2008 period the early warning </w:t>
      </w:r>
      <w:proofErr w:type="gramStart"/>
      <w:r w:rsidRPr="001B732F">
        <w:rPr>
          <w:rFonts w:ascii="Times New Roman" w:hAnsi="Times New Roman" w:cs="Times New Roman"/>
        </w:rPr>
        <w:t>indicators,  which</w:t>
      </w:r>
      <w:proofErr w:type="gramEnd"/>
      <w:r w:rsidRPr="001B732F">
        <w:rPr>
          <w:rFonts w:ascii="Times New Roman" w:hAnsi="Times New Roman" w:cs="Times New Roman"/>
        </w:rPr>
        <w:t xml:space="preserve"> is the aggregate probability of a market crash in the next two weeks, look very different with and without TDA features.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TDA based indicator again shows a spike at the end of November together with the non TDA based indicator, which does not presage a major decline, However the TDA based indicator drops much more sharply than the non-TDA based indicator. The market decline in 1998 also provides a good test case and here a similar pattern </w:t>
      </w:r>
      <w:proofErr w:type="spellStart"/>
      <w:r w:rsidRPr="001B732F">
        <w:rPr>
          <w:rFonts w:ascii="Times New Roman" w:hAnsi="Times New Roman" w:cs="Times New Roman"/>
        </w:rPr>
        <w:t>isn</w:t>
      </w:r>
      <w:proofErr w:type="spellEnd"/>
      <w:r w:rsidRPr="001B732F">
        <w:rPr>
          <w:rFonts w:ascii="Times New Roman" w:hAnsi="Times New Roman" w:cs="Times New Roman"/>
        </w:rPr>
        <w:t xml:space="preserve"> observed. The S&amp;P peaked in the middle of July 1998, and the TDA based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Pr="001B732F">
        <w:rPr>
          <w:rFonts w:ascii="Times New Roman" w:hAnsi="Times New Roman" w:cs="Times New Roman"/>
        </w:rPr>
        <w:t>Overall these finding indicate that the TDA based indicator seems to be both a good early warning indicator of crashes and is also less susceptible to false positives than the indicator without TDA features. We find that this finding is robust over longer time periods for the S&amp;P as well as for the FTSE as well as the Hang Seng and that the false positive rates</w:t>
      </w:r>
      <w:r w:rsidR="0000394D">
        <w:rPr>
          <w:rFonts w:ascii="Times New Roman" w:hAnsi="Times New Roman" w:cs="Times New Roman"/>
        </w:rPr>
        <w:t xml:space="preserve"> </w:t>
      </w:r>
      <w:r w:rsidRPr="001B732F">
        <w:rPr>
          <w:rFonts w:ascii="Times New Roman" w:hAnsi="Times New Roman" w:cs="Times New Roman"/>
        </w:rPr>
        <w:t>are comparable to those of machine learning based financial crisis indicators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 </w:t>
      </w:r>
    </w:p>
    <w:p w14:paraId="216F8DB5"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Another important aspect of the TDA based 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prediction.  This suggests that the TDA methodology “unlocks” new features and signals around crashes providing further support for the “landscape” of crashes viewpoint proposed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Feature importance with and without these TDA based features is also completely different. When the TDA based features are </w:t>
      </w:r>
      <w:r w:rsidRPr="001B732F">
        <w:rPr>
          <w:rFonts w:ascii="Times New Roman" w:hAnsi="Times New Roman" w:cs="Times New Roman"/>
        </w:rPr>
        <w:lastRenderedPageBreak/>
        <w:t>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The issue of false negatives is also very relevant in the context of crash prediction, especially when the confidence level is supposed to be high, i.e. before an upcoming market crash. While it is important to avoid false positives it is perhaps more important to try to avoid false negatives, as the cost of a false negative which is a crash that was not predicted is likely to be much higher than that of a false positive. The precision recall measure (e.g. the F1 score used in our case) is a standard measure in machine learning which measures false positives against false negatives. The precision recall measure of the model without TDA features for high cut-offs, where the probability of a crash is higher the performance, is much lower than for low cut-offs indicating that the model has a much higher incidence of false negatives indicating that the model is much less able to detect crashes when they are more likely to happen. When TDA features are added the precision recall measure declines far more slowly as a function of cut-off and in the case of the FTSE 100 exhibits an increase in a certain region. Thus adding TDA features seems to smooth the performance of the model as the precision recall measure for the model without TDA is often higher than that with TDA for low levels of the cut-off. Taken together with the earlier discussion of feature weighting, it is evident seems that incorporating TDA in this machine learning framework seems to ameliorate the problem of overfitting which seems particularly important in the context of being able to predict crashes that actually happen. This is an advantage of TDA that has been noted in other contexts, namely the ability to exploit weak signals that are nonetheless persistent.</w:t>
      </w:r>
    </w:p>
    <w:p w14:paraId="35312FB2"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Taking a longer term perspective over the 25 year period from 1993-2018 for the S&amp;P the highest levels for the TDA based crisis indicator were over the 1995-1999 period followed by 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TDA based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seem to suggest a pattern of changing linkages within financial markets with TDA able to detect changes in the “shape” of the market, echoing the key findings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w:t>
      </w:r>
    </w:p>
    <w:p w14:paraId="3AFF8B0B"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77777777" w:rsidR="0000394D" w:rsidRPr="0000394D" w:rsidRDefault="0000394D" w:rsidP="0000394D">
      <w:pPr>
        <w:rPr>
          <w:rFonts w:ascii="TimesNewRomanPSMT" w:hAnsi="TimesNewRomanPSMT" w:cs="TimesNewRomanPSMT"/>
        </w:rPr>
      </w:pPr>
      <w:r w:rsidRPr="0000394D">
        <w:rPr>
          <w:rFonts w:ascii="TimesNewRomanPSMT" w:hAnsi="TimesNewRomanPSMT" w:cs="TimesNewRomanPSMT"/>
        </w:rPr>
        <w:t xml:space="preserve">The rest of the paper is organized as follows. Our methodology is explained in Section 2 where we first introduce our modelling philosophy which combines TDA with machine learning. In Section 2.1 we describe the machine learning framework while Section 2.2 describes </w:t>
      </w:r>
      <w:r w:rsidR="00DC48FE">
        <w:rPr>
          <w:rFonts w:ascii="TimesNewRomanPSMT" w:hAnsi="TimesNewRomanPSMT" w:cs="TimesNewRomanPSMT"/>
        </w:rPr>
        <w:t>the feature engineering details</w:t>
      </w:r>
      <w:proofErr w:type="gramStart"/>
      <w:r w:rsidR="00DC48FE">
        <w:rPr>
          <w:rFonts w:ascii="TimesNewRomanPSMT" w:hAnsi="TimesNewRomanPSMT" w:cs="TimesNewRomanPSMT"/>
        </w:rPr>
        <w:t xml:space="preserve">, in particular, </w:t>
      </w:r>
      <w:r w:rsidRPr="0000394D">
        <w:rPr>
          <w:rFonts w:ascii="TimesNewRomanPSMT" w:hAnsi="TimesNewRomanPSMT" w:cs="TimesNewRomanPSMT"/>
        </w:rPr>
        <w:t>TDA</w:t>
      </w:r>
      <w:proofErr w:type="gramEnd"/>
      <w:r w:rsidRPr="0000394D">
        <w:rPr>
          <w:rFonts w:ascii="TimesNewRomanPSMT" w:hAnsi="TimesNewRomanPSMT" w:cs="TimesNewRomanPSMT"/>
        </w:rPr>
        <w:t xml:space="preserve">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del w:id="1" w:author="Tan Li" w:date="2019-05-20T10:22:00Z">
        <w:r w:rsidR="003F0886" w:rsidDel="003F0886">
          <w:rPr>
            <w:rFonts w:ascii="TimesNewRomanPSMT" w:hAnsi="TimesNewRomanPSMT" w:cs="TimesNewRomanPSMT"/>
          </w:rPr>
          <w:delText>;</w:delText>
        </w:r>
        <w:r w:rsidR="00836C14" w:rsidDel="003F0886">
          <w:rPr>
            <w:rFonts w:ascii="TimesNewRomanPSMT" w:hAnsi="TimesNewRomanPSMT" w:cs="TimesNewRomanPSMT"/>
          </w:rPr>
          <w:delText xml:space="preserve"> </w:delText>
        </w:r>
        <w:r w:rsidR="003F0886" w:rsidDel="003F0886">
          <w:rPr>
            <w:rFonts w:ascii="TimesNewRomanPSMT" w:hAnsi="TimesNewRomanPSMT" w:cs="TimesNewRomanPSMT"/>
          </w:rPr>
          <w:delText>S</w:delText>
        </w:r>
        <w:r w:rsidR="00836C14" w:rsidDel="003F0886">
          <w:rPr>
            <w:rFonts w:ascii="TimesNewRomanPSMT" w:hAnsi="TimesNewRomanPSMT" w:cs="TimesNewRomanPSMT"/>
          </w:rPr>
          <w:delText>ection 2.3 outlines other potential applications</w:delText>
        </w:r>
      </w:del>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simple and (b) objective. </w:t>
      </w:r>
    </w:p>
    <w:p w14:paraId="324D5C7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machine learning techniques have become more and more available in solving business problems, one option would have been  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similar to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63F535D4" w14:textId="77777777"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1"/>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lastRenderedPageBreak/>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below, and at the same time, a reasonable magnitude that characterises a proper market crash. We have also considered a dynamic definition by number of standard deviations, however, that again would add to the complexity of the exercise and render the outcome and back 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 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508BCCC6" w14:textId="77777777"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lastRenderedPageBreak/>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415B9B11" w14:textId="77777777" w:rsidR="00DC75AB" w:rsidRDefault="00DC75AB" w:rsidP="00DC75AB">
      <w:pPr>
        <w:rPr>
          <w:rFonts w:ascii="Times New Roman" w:hAnsi="Times New Roman" w:cs="Times New Roman"/>
        </w:rPr>
      </w:pPr>
      <w:r w:rsidRPr="00923A52">
        <w:rPr>
          <w:rFonts w:ascii="Times New Roman" w:hAnsi="Times New Roman" w:cs="Times New Roman"/>
        </w:rPr>
        <w:lastRenderedPageBreak/>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7258B53D" w14:textId="77777777" w:rsidR="002026BE" w:rsidDel="003F0886" w:rsidRDefault="002026BE" w:rsidP="00DC75AB">
      <w:pPr>
        <w:rPr>
          <w:del w:id="2" w:author="Tan Li" w:date="2019-05-20T10:22:00Z"/>
          <w:rFonts w:ascii="Times New Roman" w:hAnsi="Times New Roman" w:cs="Times New Roman"/>
          <w:b/>
        </w:rPr>
      </w:pPr>
      <w:commentRangeStart w:id="3"/>
      <w:del w:id="4" w:author="Tan Li" w:date="2019-05-20T10:22:00Z">
        <w:r w:rsidRPr="002026BE" w:rsidDel="003F0886">
          <w:rPr>
            <w:rFonts w:ascii="Times New Roman" w:hAnsi="Times New Roman" w:cs="Times New Roman"/>
            <w:b/>
          </w:rPr>
          <w:delText xml:space="preserve">2.3 </w:delText>
        </w:r>
        <w:r w:rsidDel="003F0886">
          <w:rPr>
            <w:rFonts w:ascii="Times New Roman" w:hAnsi="Times New Roman" w:cs="Times New Roman"/>
            <w:b/>
          </w:rPr>
          <w:delText>Other Applications</w:delText>
        </w:r>
      </w:del>
    </w:p>
    <w:p w14:paraId="502DCBBD" w14:textId="77777777" w:rsidR="002026BE" w:rsidRPr="000A38FD" w:rsidDel="003F0886" w:rsidRDefault="000A38FD" w:rsidP="00DC75AB">
      <w:pPr>
        <w:rPr>
          <w:del w:id="5" w:author="Tan Li" w:date="2019-05-20T10:22:00Z"/>
          <w:rFonts w:ascii="Times New Roman" w:hAnsi="Times New Roman" w:cs="Times New Roman"/>
        </w:rPr>
      </w:pPr>
      <w:del w:id="6" w:author="Tan Li" w:date="2019-05-20T10:22:00Z">
        <w:r w:rsidDel="003F0886">
          <w:rPr>
            <w:rFonts w:ascii="Times New Roman" w:hAnsi="Times New Roman" w:cs="Times New Roman"/>
          </w:rPr>
          <w:delText>There are several other applications of our framework and these include:</w:delText>
        </w:r>
      </w:del>
    </w:p>
    <w:p w14:paraId="07EDDEC4" w14:textId="77777777" w:rsidR="002026BE" w:rsidRPr="006F3B52" w:rsidDel="003F0886" w:rsidRDefault="002026BE" w:rsidP="002026BE">
      <w:pPr>
        <w:pStyle w:val="ListParagraph"/>
        <w:numPr>
          <w:ilvl w:val="0"/>
          <w:numId w:val="6"/>
        </w:numPr>
        <w:rPr>
          <w:del w:id="7" w:author="Tan Li" w:date="2019-05-20T10:22:00Z"/>
          <w:rFonts w:ascii="Times New Roman" w:hAnsi="Times New Roman" w:cs="Times New Roman"/>
          <w:b/>
        </w:rPr>
      </w:pPr>
      <w:del w:id="8" w:author="Tan Li" w:date="2019-05-20T10:22:00Z">
        <w:r w:rsidRPr="006F3B52" w:rsidDel="003F0886">
          <w:rPr>
            <w:rFonts w:ascii="Times New Roman" w:hAnsi="Times New Roman" w:cs="Times New Roman"/>
            <w:b/>
          </w:rPr>
          <w:delText>Machine-learning-based security and fund selection:</w:delText>
        </w:r>
      </w:del>
    </w:p>
    <w:p w14:paraId="4B87B528" w14:textId="77777777" w:rsidR="002026BE" w:rsidDel="003F0886" w:rsidRDefault="002026BE" w:rsidP="002026BE">
      <w:pPr>
        <w:pStyle w:val="ListParagraph"/>
        <w:ind w:left="1080"/>
        <w:rPr>
          <w:del w:id="9" w:author="Tan Li" w:date="2019-05-20T10:22:00Z"/>
          <w:rFonts w:ascii="Times New Roman" w:hAnsi="Times New Roman" w:cs="Times New Roman"/>
        </w:rPr>
      </w:pPr>
      <w:del w:id="10" w:author="Tan Li" w:date="2019-05-20T10:22:00Z">
        <w:r w:rsidDel="003F0886">
          <w:rPr>
            <w:rFonts w:ascii="Times New Roman" w:hAnsi="Times New Roman" w:cs="Times New Roman"/>
          </w:rPr>
          <w:delText>Like two sides of the same coin, a methodology useful for defensive purpose can also re-designed for the offense. Instead of label the drop as positives, one can simply label the spike and source the corresponding security dataset for feature engineering</w:delText>
        </w:r>
      </w:del>
    </w:p>
    <w:p w14:paraId="303DA2F6" w14:textId="77777777" w:rsidR="002026BE" w:rsidRPr="00536B6F" w:rsidDel="003F0886" w:rsidRDefault="002026BE" w:rsidP="002026BE">
      <w:pPr>
        <w:pStyle w:val="ListParagraph"/>
        <w:numPr>
          <w:ilvl w:val="0"/>
          <w:numId w:val="6"/>
        </w:numPr>
        <w:rPr>
          <w:del w:id="11" w:author="Tan Li" w:date="2019-05-20T10:22:00Z"/>
          <w:rFonts w:ascii="Times New Roman" w:hAnsi="Times New Roman" w:cs="Times New Roman"/>
          <w:b/>
        </w:rPr>
      </w:pPr>
      <w:del w:id="12" w:author="Tan Li" w:date="2019-05-20T10:22:00Z">
        <w:r w:rsidRPr="00536B6F" w:rsidDel="003F0886">
          <w:rPr>
            <w:rFonts w:ascii="Times New Roman" w:hAnsi="Times New Roman" w:cs="Times New Roman"/>
            <w:b/>
          </w:rPr>
          <w:delText>Factor investing:</w:delText>
        </w:r>
      </w:del>
    </w:p>
    <w:p w14:paraId="47A192A1" w14:textId="77777777" w:rsidR="002026BE" w:rsidRPr="006F3B52" w:rsidDel="003F0886" w:rsidRDefault="002026BE" w:rsidP="002026BE">
      <w:pPr>
        <w:pStyle w:val="ListParagraph"/>
        <w:ind w:left="1080"/>
        <w:rPr>
          <w:del w:id="13" w:author="Tan Li" w:date="2019-05-20T10:22:00Z"/>
          <w:rFonts w:ascii="Times New Roman" w:hAnsi="Times New Roman" w:cs="Times New Roman"/>
          <w:lang w:val="en-US"/>
        </w:rPr>
      </w:pPr>
      <w:del w:id="14" w:author="Tan Li" w:date="2019-05-20T10:22:00Z">
        <w:r w:rsidDel="003F0886">
          <w:rPr>
            <w:rFonts w:ascii="Times New Roman" w:hAnsi="Times New Roman" w:cs="Times New Roman"/>
          </w:rPr>
          <w:delText xml:space="preserve">The robustness of </w:delText>
        </w:r>
        <w:r w:rsidDel="003F0886">
          <w:rPr>
            <w:rFonts w:ascii="Times New Roman" w:hAnsi="Times New Roman" w:cs="Times New Roman" w:hint="eastAsia"/>
          </w:rPr>
          <w:delText>XG</w:delText>
        </w:r>
        <w:r w:rsidDel="003F0886">
          <w:rPr>
            <w:rFonts w:ascii="Times New Roman" w:hAnsi="Times New Roman" w:cs="Times New Roman"/>
            <w:lang w:val="en-US"/>
          </w:rPr>
          <w:delText>Boost model makes it the top choice to study the value of TDA-based factor in learning financial time series, however, the classic linear regression is still of largest adoption in quant investment strategies, in particular, in the rapid rising trend of smart beta and ETF. It is very desirable to factor-engineer TDA and incorporate it into traditional framework of factor models to validate its contribution</w:delText>
        </w:r>
      </w:del>
    </w:p>
    <w:p w14:paraId="1C830D79" w14:textId="77777777" w:rsidR="002026BE" w:rsidRPr="00536B6F" w:rsidDel="003F0886" w:rsidRDefault="002026BE" w:rsidP="002026BE">
      <w:pPr>
        <w:pStyle w:val="ListParagraph"/>
        <w:numPr>
          <w:ilvl w:val="0"/>
          <w:numId w:val="6"/>
        </w:numPr>
        <w:rPr>
          <w:del w:id="15" w:author="Tan Li" w:date="2019-05-20T10:22:00Z"/>
          <w:rFonts w:ascii="Times New Roman" w:hAnsi="Times New Roman" w:cs="Times New Roman"/>
          <w:b/>
        </w:rPr>
      </w:pPr>
      <w:del w:id="16" w:author="Tan Li" w:date="2019-05-20T10:22:00Z">
        <w:r w:rsidRPr="00536B6F" w:rsidDel="003F0886">
          <w:rPr>
            <w:rFonts w:ascii="Times New Roman" w:hAnsi="Times New Roman" w:cs="Times New Roman"/>
            <w:b/>
          </w:rPr>
          <w:delText xml:space="preserve">Credit </w:delText>
        </w:r>
        <w:r w:rsidDel="003F0886">
          <w:rPr>
            <w:rFonts w:ascii="Times New Roman" w:hAnsi="Times New Roman" w:cs="Times New Roman"/>
            <w:b/>
          </w:rPr>
          <w:delText xml:space="preserve">default </w:delText>
        </w:r>
        <w:r w:rsidRPr="00536B6F" w:rsidDel="003F0886">
          <w:rPr>
            <w:rFonts w:ascii="Times New Roman" w:hAnsi="Times New Roman" w:cs="Times New Roman"/>
            <w:b/>
          </w:rPr>
          <w:delText>risk and credit scoring:</w:delText>
        </w:r>
      </w:del>
    </w:p>
    <w:p w14:paraId="6AA88C68" w14:textId="77777777" w:rsidR="002026BE" w:rsidDel="003F0886" w:rsidRDefault="002026BE" w:rsidP="002026BE">
      <w:pPr>
        <w:pStyle w:val="ListParagraph"/>
        <w:ind w:left="1080"/>
        <w:rPr>
          <w:del w:id="17" w:author="Tan Li" w:date="2019-05-20T10:22:00Z"/>
          <w:rFonts w:ascii="Times New Roman" w:hAnsi="Times New Roman" w:cs="Times New Roman"/>
        </w:rPr>
      </w:pPr>
      <w:del w:id="18" w:author="Tan Li" w:date="2019-05-20T10:22:00Z">
        <w:r w:rsidDel="003F0886">
          <w:rPr>
            <w:rFonts w:ascii="Times New Roman" w:hAnsi="Times New Roman" w:cs="Times New Roman"/>
          </w:rPr>
          <w:delText>The various Merton reduced-form approaches to quantify and monitor credit risk has long been criticised. A data-driven machine learning framework together with consideration of the shape of the credit dataset, could potentially yield more robust and scalable solution</w:delText>
        </w:r>
      </w:del>
    </w:p>
    <w:p w14:paraId="5F1F6D7C" w14:textId="77777777" w:rsidR="002026BE" w:rsidRPr="00536B6F" w:rsidDel="003F0886" w:rsidRDefault="002026BE" w:rsidP="002026BE">
      <w:pPr>
        <w:pStyle w:val="ListParagraph"/>
        <w:numPr>
          <w:ilvl w:val="0"/>
          <w:numId w:val="6"/>
        </w:numPr>
        <w:rPr>
          <w:del w:id="19" w:author="Tan Li" w:date="2019-05-20T10:22:00Z"/>
          <w:rFonts w:ascii="Times New Roman" w:hAnsi="Times New Roman" w:cs="Times New Roman"/>
          <w:b/>
        </w:rPr>
      </w:pPr>
      <w:del w:id="20" w:author="Tan Li" w:date="2019-05-20T10:22:00Z">
        <w:r w:rsidRPr="00536B6F" w:rsidDel="003F0886">
          <w:rPr>
            <w:rFonts w:ascii="Times New Roman" w:hAnsi="Times New Roman" w:cs="Times New Roman"/>
            <w:b/>
          </w:rPr>
          <w:delText>Co-ordinated sector and style rotation analysis:</w:delText>
        </w:r>
      </w:del>
    </w:p>
    <w:p w14:paraId="53B829FA" w14:textId="77777777" w:rsidR="002026BE" w:rsidRPr="00923A52" w:rsidDel="003F0886" w:rsidRDefault="002026BE" w:rsidP="002026BE">
      <w:pPr>
        <w:pStyle w:val="ListParagraph"/>
        <w:ind w:left="1080"/>
        <w:rPr>
          <w:del w:id="21" w:author="Tan Li" w:date="2019-05-20T10:22:00Z"/>
          <w:rFonts w:ascii="Times New Roman" w:hAnsi="Times New Roman" w:cs="Times New Roman"/>
        </w:rPr>
      </w:pPr>
      <w:del w:id="22" w:author="Tan Li" w:date="2019-05-20T10:22:00Z">
        <w:r w:rsidDel="003F0886">
          <w:rPr>
            <w:rFonts w:ascii="Times New Roman" w:hAnsi="Times New Roman" w:cs="Times New Roman"/>
          </w:rPr>
          <w:delText>The discovery of TDA’s role in co-ordinating feature importance in the model learning and training could tentatively shed lights in better understanding sector and style rotation among noisy and cyclic data of financial time series</w:delText>
        </w:r>
      </w:del>
      <w:commentRangeEnd w:id="3"/>
      <w:r w:rsidR="003F0886">
        <w:rPr>
          <w:rStyle w:val="CommentReference"/>
        </w:rPr>
        <w:commentReference w:id="3"/>
      </w:r>
    </w:p>
    <w:p w14:paraId="5B2F464B" w14:textId="77777777" w:rsidR="002026BE" w:rsidRPr="002026BE" w:rsidRDefault="002026BE" w:rsidP="00DC75AB">
      <w:pPr>
        <w:rPr>
          <w:rFonts w:ascii="Times New Roman" w:hAnsi="Times New Roman" w:cs="Times New Roman"/>
          <w:b/>
        </w:rPr>
      </w:pP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77777777"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 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TDA based indicator rises sharply in the middle of September just before the first sharp decline, rising sharply from around 0.3 to above 0.8 in the course of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w:t>
      </w:r>
      <w:r w:rsidRPr="001B732F">
        <w:rPr>
          <w:rFonts w:ascii="Times New Roman" w:hAnsi="Times New Roman" w:cs="Times New Roman"/>
        </w:rPr>
        <w:lastRenderedPageBreak/>
        <w:t xml:space="preserve">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The TDA based indicator’s increase in mid-September was well above anything observed in the course of the year while the non TDA indicator’s sharp jump in early September was still at a level seen earlier in the year when no subsequent decline was observed. It thus seems that the TDA based indicator’s signal would have received more attention. The peak of the non TDA based indicator in December could be regarded as a false positive as could the sharp increase for the TDA based indicator. However the low levels of the non TDA based indicator through the rest of September and all of October, when they were consistently below levels in February, could be regarded as a false negative which is a far more serious issue in the context of financial crash prediction.</w:t>
      </w:r>
    </w:p>
    <w:p w14:paraId="66E9287E"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We next analyse the 1998 situation when the S&amp;P declined around 18% from mid-July to early September, another case of a short, sharp decline followed the debt crisis in Russia early of the year. In this case, as we see from the top panel of Figure 2, the TDA based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Thus for this particular financial crisis, it is clear that the non TDA based indicator is unable to detect the crash while the TDA based indicator does a much better job.</w:t>
      </w:r>
    </w:p>
    <w:p w14:paraId="19C35F43"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TDA based indicator peaks at exactly this point and then peaks again at the end of October which was the beginning of a less sharp decline. The non TDA based indicator’s peak of around 0.7 is during the third and fourth weeks of October near the bottom of the sharp decline. The pattern is similar for the Hang Seng index where the major decline begins around the middle of September. The TDA based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TDA based indicator’s peak is much lower at around 0.6 and is at the end of the first major decline in the second week of October and before the second shallower decline. There is a thus a consistent pattern of both performance of the TDA based indicator in signalling a decline as well in the differences between the performance of the TDA and non TDA based indicators.</w:t>
      </w:r>
    </w:p>
    <w:p w14:paraId="772A5FFC"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TDA based indicator is quite different from the non TDA based indicator as can be seen from the features and feature weighting. The TDA based indicator has the potential to unlock and better coordinate extra features based on TDA and so has access to a larger set of features. The feature weightings during September to November 2008 for both indicators are shown in Figure 3 and for the non TDA based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w:t>
      </w:r>
      <w:r w:rsidRPr="001B732F">
        <w:rPr>
          <w:rFonts w:ascii="Times New Roman" w:hAnsi="Times New Roman" w:cs="Times New Roman"/>
        </w:rPr>
        <w:lastRenderedPageBreak/>
        <w:t xml:space="preserve">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TDA based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TDA based indicator thus does not optimize nearly as aggressively which allows the model training to pick up weaker signals that could contribute to its improved performance relative to the non TDA indicator. Thus incorporating TDA into the machine learning based framework seems to “unlock” a much wider variety of signals and therefore avoid some of the overfitting problems that the non TDA based indicator appears to have. During the 1998 market decline the overall pattern is very similar. For the non TDA based indicator three features, namely crude oil volatility and the lagged weekly return on the S&amp;P as well as gold, all receive weighting above 20% while most of the other features receive zero weighting. In the case of the TDA based indicator only one feature, the volatility of the dollar index, receives weighting of around 20%, while three features of the S&amp;P namely its volatility, lagged one week and six month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For the FTSE over the 2008 crisis, the non TDA indicator weights a larger number of features than for the S&amp;P with six features receiving weights of around 10% as we see from Figure 4. The TDA based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TDA based indicator also weights S&amp;P volatility highest, but around 25% and weights the other features more uniformly with longer term returns receiving much higher weights than for the non TDA based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3B36D0A3" w14:textId="77777777" w:rsidR="001B732F" w:rsidRPr="001B732F" w:rsidRDefault="001B732F" w:rsidP="001B732F">
      <w:pPr>
        <w:rPr>
          <w:rFonts w:ascii="Times New Roman" w:hAnsi="Times New Roman" w:cs="Times New Roman"/>
        </w:rPr>
      </w:pPr>
      <w:commentRangeStart w:id="23"/>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weight in the absence of TDA is almost double that in the presence (29% relative to 15%) while the return based features average weighting is below 10%. Thus volatility emerges as the most significant feature in this early warning system since 2006.  The same pattern is visible for the TDA based features with their average weighting more than double over the second period compared with the first </w:t>
      </w:r>
      <w:r w:rsidRPr="001B732F">
        <w:rPr>
          <w:rFonts w:ascii="Times New Roman" w:hAnsi="Times New Roman" w:cs="Times New Roman"/>
        </w:rPr>
        <w:lastRenderedPageBreak/>
        <w:t xml:space="preserve">(17% relative to 8%). Taken together these suggest a possible shift </w:t>
      </w:r>
      <w:proofErr w:type="gramStart"/>
      <w:r w:rsidRPr="001B732F">
        <w:rPr>
          <w:rFonts w:ascii="Times New Roman" w:hAnsi="Times New Roman" w:cs="Times New Roman"/>
        </w:rPr>
        <w:t>in the nature of the</w:t>
      </w:r>
      <w:proofErr w:type="gramEnd"/>
      <w:r w:rsidRPr="001B732F">
        <w:rPr>
          <w:rFonts w:ascii="Times New Roman" w:hAnsi="Times New Roman" w:cs="Times New Roman"/>
        </w:rPr>
        <w:t xml:space="preserve"> S&amp;P over the second half of our sample.</w:t>
      </w:r>
      <w:commentRangeEnd w:id="23"/>
      <w:r w:rsidR="008776C5">
        <w:rPr>
          <w:rStyle w:val="CommentReference"/>
        </w:rPr>
        <w:commentReference w:id="23"/>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By focusing on the model performances during crisis periods, we can see the boosted accuracy of the TDA models in detecting market crashes when it really is happening, namely, the improvement in reducing false negatives, especially when the bets are high. We aggregate and quantify this observation over the entire </w:t>
      </w:r>
      <w:proofErr w:type="spellStart"/>
      <w:r w:rsidRPr="001B732F">
        <w:rPr>
          <w:rFonts w:ascii="Times New Roman" w:hAnsi="Times New Roman" w:cs="Times New Roman"/>
        </w:rPr>
        <w:t>backtesting</w:t>
      </w:r>
      <w:proofErr w:type="spellEnd"/>
      <w:r w:rsidRPr="001B732F">
        <w:rPr>
          <w:rFonts w:ascii="Times New Roman" w:hAnsi="Times New Roman" w:cs="Times New Roman"/>
        </w:rPr>
        <w:t xml:space="preserve"> period by the classic F1 score in machine learning practice. </w:t>
      </w:r>
    </w:p>
    <w:p w14:paraId="6B2C1BA5"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w:t>
      </w:r>
      <w:proofErr w:type="spellStart"/>
      <w:r w:rsidRPr="001B732F">
        <w:rPr>
          <w:rFonts w:ascii="Times New Roman" w:hAnsi="Times New Roman" w:cs="Times New Roman"/>
        </w:rPr>
        <w:t>backtesting</w:t>
      </w:r>
      <w:proofErr w:type="spellEnd"/>
      <w:r w:rsidRPr="001B732F">
        <w:rPr>
          <w:rFonts w:ascii="Times New Roman" w:hAnsi="Times New Roman" w:cs="Times New Roman"/>
        </w:rPr>
        <w:t xml:space="preserve">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w:t>
      </w:r>
      <w:r w:rsidRPr="00404415">
        <w:rPr>
          <w:rFonts w:ascii="Times New Roman" w:hAnsi="Times New Roman" w:cs="Times New Roman"/>
        </w:rPr>
        <w:lastRenderedPageBreak/>
        <w:t xml:space="preserve">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27B73027" w14:textId="77777777" w:rsidR="001B732F" w:rsidDel="003F0886" w:rsidRDefault="00923A52" w:rsidP="003F0886">
      <w:pPr>
        <w:rPr>
          <w:del w:id="24" w:author="Tan Li" w:date="2019-05-20T10:26:00Z"/>
          <w:rFonts w:ascii="Times New Roman" w:hAnsi="Times New Roman" w:cs="Times New Roman"/>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he research can be extended to</w:t>
      </w:r>
      <w:ins w:id="25" w:author="Tan Li" w:date="2019-05-20T10:26:00Z">
        <w:r w:rsidR="008776C5">
          <w:rPr>
            <w:rFonts w:ascii="Times New Roman" w:hAnsi="Times New Roman" w:cs="Times New Roman"/>
          </w:rPr>
          <w:t>. Below just to name a few:</w:t>
        </w:r>
      </w:ins>
      <w:del w:id="26" w:author="Tan Li" w:date="2019-05-20T10:26:00Z">
        <w:r w:rsidR="002026BE" w:rsidDel="003F0886">
          <w:rPr>
            <w:rFonts w:ascii="Times New Roman" w:hAnsi="Times New Roman" w:cs="Times New Roman"/>
          </w:rPr>
          <w:delText xml:space="preserve"> which include machine learning based security and fund selection, factor investing, credit default risk and credit scoring and sector and style rotation analysis.</w:delText>
        </w:r>
      </w:del>
    </w:p>
    <w:p w14:paraId="39BF04EF" w14:textId="77777777" w:rsidR="003F0886" w:rsidRPr="000A38FD" w:rsidRDefault="003F0886" w:rsidP="003F0886">
      <w:pPr>
        <w:rPr>
          <w:ins w:id="27" w:author="Tan Li" w:date="2019-05-20T10:25:00Z"/>
          <w:rFonts w:ascii="Times New Roman" w:hAnsi="Times New Roman" w:cs="Times New Roman"/>
        </w:rPr>
      </w:pPr>
      <w:ins w:id="28" w:author="Tan Li" w:date="2019-05-20T10:25:00Z">
        <w:r>
          <w:rPr>
            <w:rFonts w:ascii="Times New Roman" w:hAnsi="Times New Roman" w:cs="Times New Roman"/>
          </w:rPr>
          <w:t>:</w:t>
        </w:r>
      </w:ins>
    </w:p>
    <w:p w14:paraId="702D2A93" w14:textId="77777777" w:rsidR="003F0886" w:rsidRPr="006F3B52" w:rsidRDefault="003F0886" w:rsidP="003F0886">
      <w:pPr>
        <w:pStyle w:val="ListParagraph"/>
        <w:numPr>
          <w:ilvl w:val="0"/>
          <w:numId w:val="6"/>
        </w:numPr>
        <w:rPr>
          <w:ins w:id="29" w:author="Tan Li" w:date="2019-05-20T10:25:00Z"/>
          <w:rFonts w:ascii="Times New Roman" w:hAnsi="Times New Roman" w:cs="Times New Roman"/>
          <w:b/>
        </w:rPr>
      </w:pPr>
      <w:ins w:id="30" w:author="Tan Li" w:date="2019-05-20T10:25:00Z">
        <w:r w:rsidRPr="006F3B52">
          <w:rPr>
            <w:rFonts w:ascii="Times New Roman" w:hAnsi="Times New Roman" w:cs="Times New Roman"/>
            <w:b/>
          </w:rPr>
          <w:t>Machine-learning-based security and fund selection:</w:t>
        </w:r>
      </w:ins>
    </w:p>
    <w:p w14:paraId="0FC73CDF" w14:textId="77777777" w:rsidR="003F0886" w:rsidRDefault="003F0886" w:rsidP="003F0886">
      <w:pPr>
        <w:pStyle w:val="ListParagraph"/>
        <w:ind w:left="1080"/>
        <w:rPr>
          <w:ins w:id="31" w:author="Tan Li" w:date="2019-05-20T10:25:00Z"/>
          <w:rFonts w:ascii="Times New Roman" w:hAnsi="Times New Roman" w:cs="Times New Roman"/>
        </w:rPr>
      </w:pPr>
      <w:ins w:id="32" w:author="Tan Li" w:date="2019-05-20T10:25:00Z">
        <w:r>
          <w:rPr>
            <w:rFonts w:ascii="Times New Roman" w:hAnsi="Times New Roman" w:cs="Times New Roman"/>
          </w:rPr>
          <w:t>Like two sides of the same coin, a methodology useful for defensive purpose can also re-designed for the offense. Instead of label the drop as positives, one can simply label the spike and source the corresponding security dataset for feature engineering</w:t>
        </w:r>
      </w:ins>
    </w:p>
    <w:p w14:paraId="6976E70A" w14:textId="77777777" w:rsidR="003F0886" w:rsidRPr="00536B6F" w:rsidRDefault="003F0886" w:rsidP="003F0886">
      <w:pPr>
        <w:pStyle w:val="ListParagraph"/>
        <w:numPr>
          <w:ilvl w:val="0"/>
          <w:numId w:val="6"/>
        </w:numPr>
        <w:rPr>
          <w:ins w:id="33" w:author="Tan Li" w:date="2019-05-20T10:25:00Z"/>
          <w:rFonts w:ascii="Times New Roman" w:hAnsi="Times New Roman" w:cs="Times New Roman"/>
          <w:b/>
        </w:rPr>
      </w:pPr>
      <w:ins w:id="34" w:author="Tan Li" w:date="2019-05-20T10:25:00Z">
        <w:r w:rsidRPr="00536B6F">
          <w:rPr>
            <w:rFonts w:ascii="Times New Roman" w:hAnsi="Times New Roman" w:cs="Times New Roman"/>
            <w:b/>
          </w:rPr>
          <w:t>Factor investing:</w:t>
        </w:r>
      </w:ins>
    </w:p>
    <w:p w14:paraId="118A5509" w14:textId="77777777" w:rsidR="003F0886" w:rsidRPr="006F3B52" w:rsidRDefault="003F0886" w:rsidP="003F0886">
      <w:pPr>
        <w:pStyle w:val="ListParagraph"/>
        <w:ind w:left="1080"/>
        <w:rPr>
          <w:ins w:id="35" w:author="Tan Li" w:date="2019-05-20T10:25:00Z"/>
          <w:rFonts w:ascii="Times New Roman" w:hAnsi="Times New Roman" w:cs="Times New Roman"/>
          <w:lang w:val="en-US"/>
        </w:rPr>
      </w:pPr>
      <w:ins w:id="36" w:author="Tan Li" w:date="2019-05-20T10:25:00Z">
        <w:r>
          <w:rPr>
            <w:rFonts w:ascii="Times New Roman" w:hAnsi="Times New Roman" w:cs="Times New Roman"/>
          </w:rPr>
          <w:t xml:space="preserve">The robustness of </w:t>
        </w:r>
        <w:r>
          <w:rPr>
            <w:rFonts w:ascii="Times New Roman" w:hAnsi="Times New Roman" w:cs="Times New Roman" w:hint="eastAsia"/>
          </w:rPr>
          <w:t>XG</w:t>
        </w:r>
        <w:r>
          <w:rPr>
            <w:rFonts w:ascii="Times New Roman" w:hAnsi="Times New Roman" w:cs="Times New Roman"/>
            <w:lang w:val="en-US"/>
          </w:rPr>
          <w:t>Boost model makes it the top choice to study the value of TDA-based factor in learning financial time series, however, the classic linear regression is still of largest adoption in quant investment strategies</w:t>
        </w:r>
        <w:proofErr w:type="gramStart"/>
        <w:r>
          <w:rPr>
            <w:rFonts w:ascii="Times New Roman" w:hAnsi="Times New Roman" w:cs="Times New Roman"/>
            <w:lang w:val="en-US"/>
          </w:rPr>
          <w:t>, in particular, in</w:t>
        </w:r>
        <w:proofErr w:type="gramEnd"/>
        <w:r>
          <w:rPr>
            <w:rFonts w:ascii="Times New Roman" w:hAnsi="Times New Roman" w:cs="Times New Roman"/>
            <w:lang w:val="en-US"/>
          </w:rPr>
          <w:t xml:space="preserve"> the rapid rising trend of smart beta and ETF. It is very desirable to factor-engineer TDA and incorporate it into traditional framework of factor models to validate its contribution</w:t>
        </w:r>
      </w:ins>
    </w:p>
    <w:p w14:paraId="02ECEB0D" w14:textId="77777777" w:rsidR="003F0886" w:rsidRPr="00536B6F" w:rsidRDefault="003F0886" w:rsidP="003F0886">
      <w:pPr>
        <w:pStyle w:val="ListParagraph"/>
        <w:numPr>
          <w:ilvl w:val="0"/>
          <w:numId w:val="6"/>
        </w:numPr>
        <w:rPr>
          <w:ins w:id="37" w:author="Tan Li" w:date="2019-05-20T10:25:00Z"/>
          <w:rFonts w:ascii="Times New Roman" w:hAnsi="Times New Roman" w:cs="Times New Roman"/>
          <w:b/>
        </w:rPr>
      </w:pPr>
      <w:ins w:id="38" w:author="Tan Li" w:date="2019-05-20T10:25:00Z">
        <w:r w:rsidRPr="00536B6F">
          <w:rPr>
            <w:rFonts w:ascii="Times New Roman" w:hAnsi="Times New Roman" w:cs="Times New Roman"/>
            <w:b/>
          </w:rPr>
          <w:t xml:space="preserve">Credit </w:t>
        </w:r>
        <w:r>
          <w:rPr>
            <w:rFonts w:ascii="Times New Roman" w:hAnsi="Times New Roman" w:cs="Times New Roman"/>
            <w:b/>
          </w:rPr>
          <w:t xml:space="preserve">default </w:t>
        </w:r>
        <w:r w:rsidRPr="00536B6F">
          <w:rPr>
            <w:rFonts w:ascii="Times New Roman" w:hAnsi="Times New Roman" w:cs="Times New Roman"/>
            <w:b/>
          </w:rPr>
          <w:t>risk and credit scoring:</w:t>
        </w:r>
      </w:ins>
    </w:p>
    <w:p w14:paraId="56020EB7" w14:textId="77777777" w:rsidR="003F0886" w:rsidRDefault="003F0886" w:rsidP="003F0886">
      <w:pPr>
        <w:pStyle w:val="ListParagraph"/>
        <w:ind w:left="1080"/>
        <w:rPr>
          <w:ins w:id="39" w:author="Tan Li" w:date="2019-05-20T10:25:00Z"/>
          <w:rFonts w:ascii="Times New Roman" w:hAnsi="Times New Roman" w:cs="Times New Roman"/>
        </w:rPr>
      </w:pPr>
      <w:ins w:id="40" w:author="Tan Li" w:date="2019-05-20T10:25:00Z">
        <w:r>
          <w:rPr>
            <w:rFonts w:ascii="Times New Roman" w:hAnsi="Times New Roman" w:cs="Times New Roman"/>
          </w:rPr>
          <w:t>The various Merton reduced-form approaches to quantify and monitor credit risk has long been criticised. A data-driven machine learning framework together with consideration of the shape of the credit dataset, could potentially yield more robust and scalable solution</w:t>
        </w:r>
      </w:ins>
    </w:p>
    <w:p w14:paraId="27FB56C7" w14:textId="77777777" w:rsidR="003F0886" w:rsidRPr="00536B6F" w:rsidRDefault="003F0886" w:rsidP="003F0886">
      <w:pPr>
        <w:pStyle w:val="ListParagraph"/>
        <w:numPr>
          <w:ilvl w:val="0"/>
          <w:numId w:val="6"/>
        </w:numPr>
        <w:rPr>
          <w:ins w:id="41" w:author="Tan Li" w:date="2019-05-20T10:25:00Z"/>
          <w:rFonts w:ascii="Times New Roman" w:hAnsi="Times New Roman" w:cs="Times New Roman"/>
          <w:b/>
        </w:rPr>
      </w:pPr>
      <w:ins w:id="42" w:author="Tan Li" w:date="2019-05-20T10:25:00Z">
        <w:r w:rsidRPr="00536B6F">
          <w:rPr>
            <w:rFonts w:ascii="Times New Roman" w:hAnsi="Times New Roman" w:cs="Times New Roman"/>
            <w:b/>
          </w:rPr>
          <w:t>Co-ordinated sector and style rotation analysis:</w:t>
        </w:r>
      </w:ins>
    </w:p>
    <w:p w14:paraId="703CE808" w14:textId="77777777" w:rsidR="003F0886" w:rsidRPr="00923A52" w:rsidRDefault="003F0886" w:rsidP="003F0886">
      <w:pPr>
        <w:pStyle w:val="ListParagraph"/>
        <w:ind w:left="1080"/>
        <w:rPr>
          <w:ins w:id="43" w:author="Tan Li" w:date="2019-05-20T10:25:00Z"/>
          <w:rFonts w:ascii="Times New Roman" w:hAnsi="Times New Roman" w:cs="Times New Roman"/>
        </w:rPr>
      </w:pPr>
      <w:ins w:id="44" w:author="Tan Li" w:date="2019-05-20T10:25:00Z">
        <w:r>
          <w:rPr>
            <w:rFonts w:ascii="Times New Roman" w:hAnsi="Times New Roman" w:cs="Times New Roman"/>
          </w:rPr>
          <w:t>The discovery of TDA’s role in co-ordinating feature importance in the model learning and training could tentatively shed lights in better understanding sector and style rotation among noisy and cyclic data of financial time series</w:t>
        </w:r>
      </w:ins>
    </w:p>
    <w:p w14:paraId="6B9E6FA4" w14:textId="77777777" w:rsidR="00163B91" w:rsidRDefault="00163B91">
      <w:pPr>
        <w:rPr>
          <w:rFonts w:ascii="Times New Roman" w:hAnsi="Times New Roman" w:cs="Times New Roman"/>
        </w:rPr>
      </w:pPr>
      <w:r>
        <w:rPr>
          <w:rFonts w:ascii="Times New Roman" w:hAnsi="Times New Roman" w:cs="Times New Roman"/>
        </w:rPr>
        <w:br w:type="page"/>
      </w:r>
    </w:p>
    <w:p w14:paraId="382DE6C8" w14:textId="77777777" w:rsidR="00B05E83" w:rsidRDefault="00B05E83" w:rsidP="00B05E83">
      <w:pPr>
        <w:rPr>
          <w:rFonts w:ascii="Times New Roman" w:hAnsi="Times New Roman" w:cs="Times New Roman"/>
          <w:b/>
          <w:sz w:val="28"/>
          <w:szCs w:val="28"/>
        </w:rPr>
      </w:pPr>
      <w:r>
        <w:rPr>
          <w:rFonts w:ascii="Times New Roman" w:hAnsi="Times New Roman" w:cs="Times New Roman"/>
          <w:b/>
          <w:sz w:val="28"/>
          <w:szCs w:val="28"/>
        </w:rPr>
        <w:lastRenderedPageBreak/>
        <w:t>Figures and Table</w:t>
      </w:r>
      <w:r w:rsidR="008776C5">
        <w:rPr>
          <w:rFonts w:ascii="Times New Roman" w:hAnsi="Times New Roman" w:cs="Times New Roman"/>
          <w:b/>
          <w:sz w:val="28"/>
          <w:szCs w:val="28"/>
        </w:rPr>
        <w:t>s</w:t>
      </w:r>
    </w:p>
    <w:p w14:paraId="53FB5867" w14:textId="77777777" w:rsidR="00B05E83" w:rsidRDefault="00B05E83" w:rsidP="00B05E83">
      <w:pPr>
        <w:rPr>
          <w:lang w:val="en-US"/>
        </w:rPr>
      </w:pPr>
      <w:r>
        <w:rPr>
          <w:lang w:val="en-US"/>
        </w:rPr>
        <w:t>Figure 1: SP for 2008 and 1998</w:t>
      </w:r>
    </w:p>
    <w:p w14:paraId="6C7B47C6" w14:textId="77777777" w:rsidR="00B05E83" w:rsidRDefault="00B05E83" w:rsidP="00B05E83">
      <w:pPr>
        <w:rPr>
          <w:lang w:val="en-US"/>
        </w:rPr>
      </w:pPr>
      <w:r>
        <w:rPr>
          <w:noProof/>
          <w:lang w:val="en-GB" w:eastAsia="en-GB"/>
        </w:rPr>
        <w:drawing>
          <wp:inline distT="0" distB="0" distL="0" distR="0" wp14:anchorId="4E2A40FA" wp14:editId="460B9EE5">
            <wp:extent cx="5718175"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507D6765" w14:textId="77777777" w:rsidR="00B05E83" w:rsidRDefault="00B05E83" w:rsidP="00B05E83">
      <w:pPr>
        <w:rPr>
          <w:lang w:val="en-US"/>
        </w:rPr>
      </w:pPr>
      <w:r>
        <w:rPr>
          <w:noProof/>
          <w:lang w:val="en-GB" w:eastAsia="en-GB"/>
        </w:rPr>
        <w:drawing>
          <wp:inline distT="0" distB="0" distL="0" distR="0" wp14:anchorId="46DB9C7F" wp14:editId="720F7DCA">
            <wp:extent cx="5718175"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5F48041" w14:textId="77777777" w:rsidR="00B05E83" w:rsidRDefault="00B05E83" w:rsidP="00B05E83">
      <w:pPr>
        <w:rPr>
          <w:lang w:val="en-US"/>
        </w:rPr>
      </w:pP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t>Figure 2: FTSE and HSI for 2008</w:t>
      </w:r>
    </w:p>
    <w:p w14:paraId="34FC54F7" w14:textId="77777777" w:rsidR="00B05E83" w:rsidRDefault="00B05E83" w:rsidP="00B05E83">
      <w:pPr>
        <w:rPr>
          <w:lang w:val="en-US"/>
        </w:rPr>
      </w:pPr>
      <w:r>
        <w:rPr>
          <w:noProof/>
          <w:lang w:val="en-GB" w:eastAsia="en-GB"/>
        </w:rPr>
        <w:drawing>
          <wp:inline distT="0" distB="0" distL="0" distR="0" wp14:anchorId="57599D6D" wp14:editId="23F93FEE">
            <wp:extent cx="571817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4F546577" w14:textId="77777777" w:rsidR="00B05E83" w:rsidRDefault="00B05E83" w:rsidP="00B05E83">
      <w:pPr>
        <w:rPr>
          <w:lang w:val="en-US"/>
        </w:rPr>
      </w:pPr>
      <w:r>
        <w:rPr>
          <w:noProof/>
          <w:lang w:val="en-GB" w:eastAsia="en-GB"/>
        </w:rPr>
        <w:drawing>
          <wp:inline distT="0" distB="0" distL="0" distR="0" wp14:anchorId="2C16656E" wp14:editId="723DE9E0">
            <wp:extent cx="5718175"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77777777"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selection 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77777777"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selection 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77777777" w:rsidR="00B05E83" w:rsidRDefault="00B05E83" w:rsidP="00B05E83">
      <w:pPr>
        <w:rPr>
          <w:lang w:val="en-US"/>
        </w:rPr>
      </w:pPr>
      <w:r w:rsidRPr="004324DA">
        <w:rPr>
          <w:b/>
          <w:lang w:val="en-US"/>
        </w:rPr>
        <w:t xml:space="preserve">Figure 5: </w:t>
      </w:r>
      <w:r>
        <w:rPr>
          <w:lang w:val="en-US"/>
        </w:rPr>
        <w:t>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measure of false negatives and is discussed in more detail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1F2EEDB9" w14:textId="77777777" w:rsidR="00B05E83" w:rsidRDefault="00B05E83" w:rsidP="00B05E83">
      <w:pPr>
        <w:rPr>
          <w:lang w:val="en-US"/>
        </w:rPr>
      </w:pPr>
    </w:p>
    <w:p w14:paraId="66629CC2" w14:textId="77777777" w:rsidR="00B05E83" w:rsidRDefault="00B05E83" w:rsidP="00B05E83">
      <w:pPr>
        <w:rPr>
          <w:lang w:val="en-US"/>
        </w:rPr>
      </w:pPr>
      <w:r>
        <w:rPr>
          <w:lang w:val="en-US"/>
        </w:rPr>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77777777"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for the S&amp;P500 over the 1993-2018 period as a function of the cutoff probabilities as well as the Area under Curve which measures true positives versus false positives. The Precision Recall measure is a measure of false negatives and is discussed in Sections 2 and 3. Details of the crash probabilities as well as TDA are given in Section 2.</w:t>
      </w:r>
    </w:p>
    <w:p w14:paraId="55FF2517" w14:textId="77777777" w:rsidR="00B05E83" w:rsidRDefault="00B05E83" w:rsidP="00B05E83">
      <w:pPr>
        <w:rPr>
          <w:lang w:val="en-US"/>
        </w:rPr>
      </w:pPr>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3E545B5" w14:textId="77777777" w:rsidR="00B05E83" w:rsidRPr="00FB66D7" w:rsidRDefault="00B05E83" w:rsidP="00B05E83">
      <w:pPr>
        <w:rPr>
          <w:lang w:val="en-US"/>
        </w:rPr>
      </w:pPr>
    </w:p>
    <w:p w14:paraId="4DAFFF6E" w14:textId="77777777" w:rsidR="00163B91" w:rsidRPr="00163B91" w:rsidRDefault="00163B91" w:rsidP="00163B91">
      <w:pPr>
        <w:rPr>
          <w:rFonts w:ascii="Times New Roman" w:hAnsi="Times New Roman" w:cs="Times New Roman"/>
          <w:b/>
          <w:sz w:val="24"/>
          <w:szCs w:val="24"/>
        </w:rPr>
      </w:pPr>
      <w:r w:rsidRPr="00163B91">
        <w:rPr>
          <w:rFonts w:ascii="Times New Roman" w:hAnsi="Times New Roman" w:cs="Times New Roman"/>
          <w:b/>
          <w:sz w:val="24"/>
          <w:szCs w:val="24"/>
        </w:rPr>
        <w:t xml:space="preserve">Appendix 1: </w:t>
      </w:r>
    </w:p>
    <w:p w14:paraId="73E6EE28" w14:textId="622E2AAB" w:rsidR="00163B91"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 xml:space="preserve">the two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S&amp;P500 and the FTSE 100 index as discussed in Section 2.1,</w:t>
      </w:r>
      <w:r w:rsidRPr="00C81DD3">
        <w:rPr>
          <w:noProof/>
          <w:lang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7D4B7481" w14:textId="77777777" w:rsidR="00163B91" w:rsidRDefault="00163B91" w:rsidP="00163B91">
      <w:pPr>
        <w:rPr>
          <w:rFonts w:ascii="Times New Roman" w:hAnsi="Times New Roman" w:cs="Times New Roman"/>
          <w:sz w:val="24"/>
          <w:szCs w:val="24"/>
        </w:rPr>
      </w:pPr>
    </w:p>
    <w:p w14:paraId="52C1825B" w14:textId="77777777" w:rsidR="00163B91" w:rsidRDefault="00163B91" w:rsidP="00163B91">
      <w:pPr>
        <w:rPr>
          <w:rFonts w:ascii="Times New Roman" w:hAnsi="Times New Roman" w:cs="Times New Roman"/>
          <w:sz w:val="24"/>
          <w:szCs w:val="24"/>
        </w:rPr>
      </w:pPr>
      <w:r>
        <w:rPr>
          <w:rFonts w:ascii="Times New Roman" w:hAnsi="Times New Roman" w:cs="Times New Roman"/>
          <w:sz w:val="24"/>
          <w:szCs w:val="24"/>
        </w:rPr>
        <w:t>S&amp;P 500 Index</w:t>
      </w:r>
    </w:p>
    <w:p w14:paraId="64B2C2E2" w14:textId="77777777" w:rsidR="00163B91" w:rsidRDefault="00163B91" w:rsidP="00163B91">
      <w:pPr>
        <w:rPr>
          <w:rFonts w:ascii="Times New Roman" w:hAnsi="Times New Roman" w:cs="Times New Roman"/>
          <w:sz w:val="24"/>
          <w:szCs w:val="24"/>
        </w:rPr>
      </w:pPr>
      <w:r w:rsidRPr="00C81DD3">
        <w:rPr>
          <w:noProof/>
          <w:lang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8EB5289" w14:textId="77777777" w:rsidR="00163B91" w:rsidRDefault="00163B91" w:rsidP="00163B91">
      <w:pPr>
        <w:rPr>
          <w:rFonts w:ascii="Times New Roman" w:hAnsi="Times New Roman" w:cs="Times New Roman"/>
          <w:sz w:val="24"/>
          <w:szCs w:val="24"/>
        </w:rPr>
      </w:pPr>
    </w:p>
    <w:p w14:paraId="36CA23F7" w14:textId="77777777" w:rsidR="00163B91" w:rsidRDefault="00163B91" w:rsidP="00163B91">
      <w:pPr>
        <w:rPr>
          <w:rFonts w:ascii="Times New Roman" w:hAnsi="Times New Roman" w:cs="Times New Roman"/>
          <w:sz w:val="24"/>
          <w:szCs w:val="24"/>
        </w:rPr>
      </w:pPr>
    </w:p>
    <w:p w14:paraId="03D29E8A" w14:textId="77777777" w:rsidR="00163B91" w:rsidRDefault="00163B91" w:rsidP="00163B91">
      <w:pPr>
        <w:rPr>
          <w:rFonts w:ascii="Times New Roman" w:hAnsi="Times New Roman" w:cs="Times New Roman"/>
          <w:sz w:val="24"/>
          <w:szCs w:val="24"/>
        </w:rPr>
      </w:pPr>
      <w:r>
        <w:rPr>
          <w:rFonts w:ascii="Times New Roman" w:hAnsi="Times New Roman" w:cs="Times New Roman"/>
          <w:sz w:val="24"/>
          <w:szCs w:val="24"/>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F9547CE" w14:textId="0BAD9CEE" w:rsidR="00912F7F" w:rsidRDefault="00912F7F" w:rsidP="00912F7F">
      <w:pPr>
        <w:rPr>
          <w:rFonts w:ascii="Times New Roman" w:hAnsi="Times New Roman" w:cs="Times New Roman"/>
          <w:b/>
          <w:sz w:val="24"/>
          <w:szCs w:val="24"/>
        </w:rPr>
      </w:pPr>
      <w:r w:rsidRPr="00163B91">
        <w:rPr>
          <w:rFonts w:ascii="Times New Roman" w:hAnsi="Times New Roman" w:cs="Times New Roman"/>
          <w:b/>
          <w:sz w:val="24"/>
          <w:szCs w:val="24"/>
        </w:rPr>
        <w:lastRenderedPageBreak/>
        <w:t xml:space="preserve">Appendix </w:t>
      </w:r>
      <w:r>
        <w:rPr>
          <w:rFonts w:ascii="Times New Roman" w:hAnsi="Times New Roman" w:cs="Times New Roman"/>
          <w:b/>
          <w:sz w:val="24"/>
          <w:szCs w:val="24"/>
        </w:rPr>
        <w:t>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Pr>
          <w:rFonts w:ascii="Times New Roman" w:hAnsi="Times New Roman" w:cs="Times New Roman"/>
          <w:sz w:val="24"/>
          <w:szCs w:val="24"/>
        </w:rPr>
        <w:t>This appendix</w:t>
      </w:r>
      <w:r>
        <w:rPr>
          <w:rFonts w:ascii="Times New Roman" w:hAnsi="Times New Roman" w:cs="Times New Roman"/>
          <w:sz w:val="24"/>
          <w:szCs w:val="24"/>
        </w:rPr>
        <w:t xml:space="preserve"> shows the statistical summaries for Hang Seng Index and FTSE 100 Index, respectively, complementing the results shown in Section 3.2, where we discussed the model performances for the entire market window for S&amp;P 500.  </w:t>
      </w:r>
      <w:r>
        <w:rPr>
          <w:rFonts w:ascii="Times New Roman" w:hAnsi="Times New Roman" w:cs="Times New Roman"/>
          <w:noProof/>
        </w:rPr>
        <w:t xml:space="preserve"> </w:t>
      </w:r>
      <w:r>
        <w:rPr>
          <w:rFonts w:ascii="Times New Roman" w:hAnsi="Times New Roman" w:cs="Times New Roman"/>
          <w:noProof/>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bookmarkEnd w:id="0"/>
    </w:p>
    <w:sectPr w:rsidR="00912F7F" w:rsidRPr="00912F7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an Li" w:date="2019-05-20T10:22:00Z" w:initials="TL">
    <w:p w14:paraId="7884516E" w14:textId="77777777" w:rsidR="003F0886" w:rsidRDefault="003F0886">
      <w:pPr>
        <w:pStyle w:val="CommentText"/>
      </w:pPr>
      <w:r>
        <w:rPr>
          <w:rStyle w:val="CommentReference"/>
        </w:rPr>
        <w:annotationRef/>
      </w:r>
      <w:r>
        <w:t xml:space="preserve">Reading again, it feels a bit ungrounded and premature to place the future research directions here, as we have not “gained” it from the reader by presenting the solid results first? </w:t>
      </w:r>
    </w:p>
    <w:p w14:paraId="0734D683" w14:textId="77777777" w:rsidR="003F0886" w:rsidRDefault="003F0886">
      <w:pPr>
        <w:pStyle w:val="CommentText"/>
      </w:pPr>
      <w:r>
        <w:t>Try moving it back to the conclusion sector and read the whole draft together, see if it sounds more natural?</w:t>
      </w:r>
    </w:p>
  </w:comment>
  <w:comment w:id="23" w:author="Tan Li" w:date="2019-05-20T10:33:00Z" w:initials="TL">
    <w:p w14:paraId="11160249" w14:textId="77777777" w:rsidR="008776C5" w:rsidRDefault="008776C5">
      <w:pPr>
        <w:pStyle w:val="CommentText"/>
      </w:pPr>
      <w:r>
        <w:rPr>
          <w:rStyle w:val="CommentReference"/>
        </w:rPr>
        <w:annotationRef/>
      </w:r>
      <w:r>
        <w:t xml:space="preserve">Table 1 is good to rigorously exhibit the significant difference between models trained with and without TDA, but I felt it’s a bit of a “distraction” and “fetch” to extend to market structural/regime shift here with this </w:t>
      </w:r>
      <w:proofErr w:type="gramStart"/>
      <w:r>
        <w:t>particular paragraph</w:t>
      </w:r>
      <w:proofErr w:type="gramEnd"/>
      <w:r>
        <w:t xml:space="preserve">? Perhaps we can </w:t>
      </w:r>
      <w:r w:rsidR="00532605">
        <w:t xml:space="preserve">modify and </w:t>
      </w:r>
      <w:r>
        <w:t xml:space="preserve">move it to the conclusion &amp; discussion section when we talk about </w:t>
      </w:r>
      <w:r w:rsidR="00532605">
        <w:t>sector/style rotation to utilise the points made here? Instead, Table 1 is quite a good and interesting piece of evidence to support the “or-ordinating” role/benefit TDA features assume, in the entire time window complementing only the crises windows discussed prior, as the weighting columns with and without TDA vary noticeably?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34D683" w15:done="0"/>
  <w15:commentEx w15:paraId="111602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34D683" w16cid:durableId="208CFE82"/>
  <w16cid:commentId w16cid:paraId="11160249" w16cid:durableId="208D0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5E5C7" w14:textId="77777777" w:rsidR="00AC4063" w:rsidRDefault="00AC4063" w:rsidP="00923A52">
      <w:pPr>
        <w:spacing w:after="0" w:line="240" w:lineRule="auto"/>
      </w:pPr>
      <w:r>
        <w:separator/>
      </w:r>
    </w:p>
  </w:endnote>
  <w:endnote w:type="continuationSeparator" w:id="0">
    <w:p w14:paraId="1C864386" w14:textId="77777777" w:rsidR="00AC4063" w:rsidRDefault="00AC4063"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5555A" w14:textId="77777777" w:rsidR="00AC4063" w:rsidRDefault="00AC4063" w:rsidP="00923A52">
      <w:pPr>
        <w:spacing w:after="0" w:line="240" w:lineRule="auto"/>
      </w:pPr>
      <w:r>
        <w:separator/>
      </w:r>
    </w:p>
  </w:footnote>
  <w:footnote w:type="continuationSeparator" w:id="0">
    <w:p w14:paraId="73F676A3" w14:textId="77777777" w:rsidR="00AC4063" w:rsidRDefault="00AC4063" w:rsidP="00923A52">
      <w:pPr>
        <w:spacing w:after="0" w:line="240" w:lineRule="auto"/>
      </w:pPr>
      <w:r>
        <w:continuationSeparator/>
      </w:r>
    </w:p>
  </w:footnote>
  <w:footnote w:id="1">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 xml:space="preserve">17 out of 29 Kaggle competitions were championed by </w:t>
      </w:r>
      <w:proofErr w:type="spellStart"/>
      <w:r>
        <w:rPr>
          <w:lang w:val="en-US"/>
        </w:rPr>
        <w:t>XGBoost</w:t>
      </w:r>
      <w:proofErr w:type="spellEnd"/>
      <w:r>
        <w:rPr>
          <w:lang w:val="en-US"/>
        </w:rPr>
        <w:t xml:space="preserve"> based models.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 Li">
    <w15:presenceInfo w15:providerId="AD" w15:userId="S-1-5-21-3140882877-765354654-2822360763-1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394D"/>
    <w:rsid w:val="000A38FD"/>
    <w:rsid w:val="00163B91"/>
    <w:rsid w:val="001A3D0A"/>
    <w:rsid w:val="001B732F"/>
    <w:rsid w:val="002026BE"/>
    <w:rsid w:val="003A7603"/>
    <w:rsid w:val="003B64C4"/>
    <w:rsid w:val="003F0886"/>
    <w:rsid w:val="003F18D2"/>
    <w:rsid w:val="003F704F"/>
    <w:rsid w:val="00404415"/>
    <w:rsid w:val="004B5F4C"/>
    <w:rsid w:val="00524F15"/>
    <w:rsid w:val="00532605"/>
    <w:rsid w:val="00536B6F"/>
    <w:rsid w:val="005B5AF3"/>
    <w:rsid w:val="006E622B"/>
    <w:rsid w:val="006F3B52"/>
    <w:rsid w:val="00791383"/>
    <w:rsid w:val="00836C14"/>
    <w:rsid w:val="008776C5"/>
    <w:rsid w:val="008778BC"/>
    <w:rsid w:val="00902CDB"/>
    <w:rsid w:val="00912F7F"/>
    <w:rsid w:val="00923A52"/>
    <w:rsid w:val="00953B06"/>
    <w:rsid w:val="00971DAE"/>
    <w:rsid w:val="009B1C06"/>
    <w:rsid w:val="00AC4063"/>
    <w:rsid w:val="00B05E83"/>
    <w:rsid w:val="00C400DE"/>
    <w:rsid w:val="00C45CE7"/>
    <w:rsid w:val="00D15B4A"/>
    <w:rsid w:val="00D67FFB"/>
    <w:rsid w:val="00DC48FE"/>
    <w:rsid w:val="00DC75AB"/>
    <w:rsid w:val="00E84715"/>
    <w:rsid w:val="00FA4D9C"/>
    <w:rsid w:val="00FD312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EF2BE-85FC-4AE9-A742-3E935D0B0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7132</Words>
  <Characters>40659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6</cp:revision>
  <dcterms:created xsi:type="dcterms:W3CDTF">2019-05-20T02:07:00Z</dcterms:created>
  <dcterms:modified xsi:type="dcterms:W3CDTF">2019-05-20T04:23:00Z</dcterms:modified>
</cp:coreProperties>
</file>